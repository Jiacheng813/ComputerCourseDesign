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华文仿宋" w:hAnsi="华文仿宋" w:eastAsia="华文仿宋"/>
          <w:b/>
          <w:sz w:val="32"/>
          <w:szCs w:val="32"/>
        </w:rPr>
      </w:pPr>
      <w:r>
        <w:rPr>
          <w:rFonts w:hint="eastAsia" w:ascii="华文仿宋" w:hAnsi="华文仿宋" w:eastAsia="华文仿宋"/>
          <w:b/>
          <w:sz w:val="32"/>
          <w:szCs w:val="32"/>
        </w:rPr>
        <w:t>数据库课程设计选题任务书</w:t>
      </w:r>
    </w:p>
    <w:p>
      <w:pPr>
        <w:jc w:val="right"/>
        <w:rPr>
          <w:rFonts w:ascii="楷体_GB2312" w:eastAsia="楷体_GB2312"/>
          <w:u w:val="single"/>
        </w:rPr>
      </w:pPr>
      <w:r>
        <w:rPr>
          <w:rFonts w:hint="eastAsia"/>
        </w:rPr>
        <w:t xml:space="preserve">    </w:t>
      </w:r>
      <w:r>
        <w:rPr>
          <w:rFonts w:hint="eastAsia" w:ascii="楷体_GB2312" w:eastAsia="楷体_GB2312"/>
        </w:rPr>
        <w:t>20</w:t>
      </w:r>
      <w:r>
        <w:rPr>
          <w:rFonts w:hint="eastAsia" w:ascii="楷体_GB2312" w:eastAsia="楷体_GB2312"/>
          <w:lang w:val="en-US" w:eastAsia="zh-CN"/>
        </w:rPr>
        <w:t>19</w:t>
      </w:r>
      <w:r>
        <w:rPr>
          <w:rFonts w:hint="eastAsia" w:ascii="楷体_GB2312" w:eastAsia="楷体_GB2312"/>
        </w:rPr>
        <w:t>-20</w:t>
      </w:r>
      <w:r>
        <w:rPr>
          <w:rFonts w:hint="eastAsia" w:ascii="楷体_GB2312" w:eastAsia="楷体_GB2312"/>
          <w:lang w:val="en-US" w:eastAsia="zh-CN"/>
        </w:rPr>
        <w:t>20</w:t>
      </w:r>
      <w:r>
        <w:rPr>
          <w:rFonts w:hint="eastAsia" w:ascii="楷体_GB2312" w:eastAsia="楷体_GB2312"/>
        </w:rPr>
        <w:t>学年第二学期</w:t>
      </w:r>
    </w:p>
    <w:p>
      <w:pPr>
        <w:rPr>
          <w:u w:val="single"/>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2592"/>
        <w:gridCol w:w="1660"/>
        <w:gridCol w:w="26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668" w:type="dxa"/>
            <w:vAlign w:val="center"/>
          </w:tcPr>
          <w:p>
            <w:pPr>
              <w:rPr>
                <w:sz w:val="24"/>
                <w:szCs w:val="24"/>
              </w:rPr>
            </w:pPr>
            <w:r>
              <w:rPr>
                <w:rFonts w:hint="eastAsia"/>
                <w:sz w:val="24"/>
                <w:szCs w:val="24"/>
              </w:rPr>
              <w:t>选题：</w:t>
            </w:r>
          </w:p>
        </w:tc>
        <w:tc>
          <w:tcPr>
            <w:tcW w:w="6854" w:type="dxa"/>
            <w:gridSpan w:val="3"/>
            <w:vAlign w:val="center"/>
          </w:tcPr>
          <w:p>
            <w:pPr>
              <w:jc w:val="center"/>
              <w:rPr>
                <w:rFonts w:hint="eastAsia" w:eastAsia="宋体"/>
                <w:sz w:val="24"/>
                <w:szCs w:val="24"/>
                <w:lang w:val="en-US" w:eastAsia="zh-CN"/>
              </w:rPr>
            </w:pPr>
            <w:r>
              <w:rPr>
                <w:rFonts w:hint="eastAsia"/>
                <w:sz w:val="24"/>
                <w:szCs w:val="24"/>
              </w:rPr>
              <w:t>南京美食检索系统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668" w:type="dxa"/>
            <w:vAlign w:val="center"/>
          </w:tcPr>
          <w:p>
            <w:pPr>
              <w:rPr>
                <w:sz w:val="24"/>
                <w:szCs w:val="24"/>
              </w:rPr>
            </w:pPr>
            <w:r>
              <w:rPr>
                <w:rFonts w:hint="eastAsia"/>
                <w:sz w:val="24"/>
                <w:szCs w:val="24"/>
              </w:rPr>
              <w:t>专业：</w:t>
            </w:r>
          </w:p>
        </w:tc>
        <w:tc>
          <w:tcPr>
            <w:tcW w:w="2592" w:type="dxa"/>
            <w:vAlign w:val="center"/>
          </w:tcPr>
          <w:p>
            <w:pPr>
              <w:jc w:val="center"/>
              <w:rPr>
                <w:rFonts w:hint="default" w:eastAsia="宋体"/>
                <w:sz w:val="24"/>
                <w:szCs w:val="24"/>
                <w:lang w:val="en-US" w:eastAsia="zh-CN"/>
              </w:rPr>
            </w:pPr>
            <w:r>
              <w:rPr>
                <w:rFonts w:hint="eastAsia"/>
                <w:sz w:val="24"/>
                <w:szCs w:val="24"/>
                <w:lang w:val="en-US" w:eastAsia="zh-CN"/>
              </w:rPr>
              <w:t>计算机科学与技术</w:t>
            </w:r>
          </w:p>
        </w:tc>
        <w:tc>
          <w:tcPr>
            <w:tcW w:w="1660" w:type="dxa"/>
            <w:vAlign w:val="center"/>
          </w:tcPr>
          <w:p>
            <w:pPr>
              <w:rPr>
                <w:sz w:val="24"/>
                <w:szCs w:val="24"/>
              </w:rPr>
            </w:pPr>
          </w:p>
        </w:tc>
        <w:tc>
          <w:tcPr>
            <w:tcW w:w="2602" w:type="dxa"/>
            <w:vAlign w:val="center"/>
          </w:tcPr>
          <w:p>
            <w:pPr>
              <w:jc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668" w:type="dxa"/>
            <w:vAlign w:val="center"/>
          </w:tcPr>
          <w:p>
            <w:pPr>
              <w:rPr>
                <w:sz w:val="24"/>
                <w:szCs w:val="24"/>
              </w:rPr>
            </w:pPr>
            <w:r>
              <w:rPr>
                <w:rFonts w:hint="eastAsia"/>
                <w:sz w:val="24"/>
                <w:szCs w:val="24"/>
              </w:rPr>
              <w:t>姓名：</w:t>
            </w:r>
          </w:p>
        </w:tc>
        <w:tc>
          <w:tcPr>
            <w:tcW w:w="2592" w:type="dxa"/>
            <w:vAlign w:val="center"/>
          </w:tcPr>
          <w:p>
            <w:pPr>
              <w:jc w:val="center"/>
              <w:rPr>
                <w:rFonts w:hint="eastAsia" w:eastAsia="宋体"/>
                <w:sz w:val="24"/>
                <w:szCs w:val="24"/>
                <w:lang w:val="en-US" w:eastAsia="zh-CN"/>
              </w:rPr>
            </w:pPr>
            <w:r>
              <w:rPr>
                <w:rFonts w:hint="eastAsia"/>
                <w:sz w:val="24"/>
                <w:szCs w:val="24"/>
                <w:lang w:val="en-US" w:eastAsia="zh-CN"/>
              </w:rPr>
              <w:t>朱嘉程</w:t>
            </w:r>
          </w:p>
        </w:tc>
        <w:tc>
          <w:tcPr>
            <w:tcW w:w="1660" w:type="dxa"/>
            <w:vAlign w:val="center"/>
          </w:tcPr>
          <w:p>
            <w:pPr>
              <w:rPr>
                <w:sz w:val="24"/>
                <w:szCs w:val="24"/>
              </w:rPr>
            </w:pPr>
            <w:r>
              <w:rPr>
                <w:rFonts w:hint="eastAsia"/>
                <w:sz w:val="24"/>
                <w:szCs w:val="24"/>
              </w:rPr>
              <w:t>学号：</w:t>
            </w:r>
          </w:p>
        </w:tc>
        <w:tc>
          <w:tcPr>
            <w:tcW w:w="2602" w:type="dxa"/>
            <w:vAlign w:val="center"/>
          </w:tcPr>
          <w:p>
            <w:pPr>
              <w:jc w:val="center"/>
              <w:rPr>
                <w:rFonts w:hint="default" w:eastAsia="宋体"/>
                <w:sz w:val="24"/>
                <w:szCs w:val="24"/>
                <w:lang w:val="en-US" w:eastAsia="zh-CN"/>
              </w:rPr>
            </w:pPr>
            <w:r>
              <w:rPr>
                <w:rFonts w:hint="eastAsia"/>
                <w:sz w:val="24"/>
                <w:szCs w:val="24"/>
                <w:lang w:val="en-US" w:eastAsia="zh-CN"/>
              </w:rPr>
              <w:t>16817206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668" w:type="dxa"/>
            <w:vAlign w:val="center"/>
          </w:tcPr>
          <w:p>
            <w:pPr>
              <w:rPr>
                <w:sz w:val="24"/>
                <w:szCs w:val="24"/>
              </w:rPr>
            </w:pPr>
            <w:r>
              <w:rPr>
                <w:rFonts w:hint="eastAsia"/>
                <w:sz w:val="24"/>
                <w:szCs w:val="24"/>
              </w:rPr>
              <w:t>需求分析</w:t>
            </w:r>
          </w:p>
        </w:tc>
        <w:tc>
          <w:tcPr>
            <w:tcW w:w="6854" w:type="dxa"/>
            <w:gridSpan w:val="3"/>
            <w:vAlign w:val="center"/>
          </w:tcPr>
          <w:p>
            <w:pPr>
              <w:rPr>
                <w:sz w:val="24"/>
                <w:szCs w:val="24"/>
              </w:rPr>
            </w:pPr>
          </w:p>
          <w:p>
            <w:pPr>
              <w:rPr>
                <w:sz w:val="24"/>
                <w:szCs w:val="24"/>
              </w:rPr>
            </w:pPr>
          </w:p>
          <w:p>
            <w:pPr>
              <w:rPr>
                <w:sz w:val="24"/>
                <w:szCs w:val="24"/>
              </w:rPr>
            </w:pPr>
            <w:r>
              <w:rPr>
                <w:rFonts w:hint="eastAsia"/>
                <w:sz w:val="24"/>
                <w:szCs w:val="24"/>
              </w:rPr>
              <w:t>随着人们生活水平的提高，人们对于吃的要求也是与时俱进，逐渐提高，尤其是对于一些“吃货”来说，对于美食的追求更是狂热。此时便需要一款专业的检索系统根据人们的需求来提供相应的美食店铺。</w:t>
            </w:r>
          </w:p>
          <w:p>
            <w:pPr>
              <w:rPr>
                <w:sz w:val="24"/>
                <w:szCs w:val="24"/>
              </w:rPr>
            </w:pPr>
            <w:r>
              <w:rPr>
                <w:rFonts w:hint="eastAsia"/>
                <w:sz w:val="24"/>
                <w:szCs w:val="24"/>
              </w:rPr>
              <w:t>该项目便是瞅准此点，为人们提供</w:t>
            </w:r>
            <w:ins w:id="0" w:author="Jack" w:date="2020-06-12T10:56:21Z">
              <w:r>
                <w:rPr>
                  <w:rFonts w:hint="eastAsia"/>
                  <w:sz w:val="24"/>
                  <w:szCs w:val="24"/>
                  <w:lang w:val="en-US" w:eastAsia="zh-CN"/>
                </w:rPr>
                <w:t>南京</w:t>
              </w:r>
            </w:ins>
            <w:r>
              <w:commentReference w:id="0"/>
            </w:r>
            <w:ins w:id="1" w:author="Jack" w:date="2020-06-13T00:32:20Z">
              <w:r>
                <w:rPr>
                  <w:rFonts w:hint="eastAsia"/>
                  <w:sz w:val="24"/>
                  <w:szCs w:val="24"/>
                  <w:lang w:val="en-US" w:eastAsia="zh-CN"/>
                </w:rPr>
                <w:t>的</w:t>
              </w:r>
            </w:ins>
            <w:r>
              <w:rPr>
                <w:rFonts w:hint="eastAsia"/>
                <w:sz w:val="24"/>
                <w:szCs w:val="24"/>
              </w:rPr>
              <w:t>美食地点、口味、特色、等便利的检索信息，满足人们对于</w:t>
            </w:r>
            <w:bookmarkStart w:id="0" w:name="_GoBack"/>
            <w:bookmarkEnd w:id="0"/>
            <w:r>
              <w:rPr>
                <w:rFonts w:hint="eastAsia"/>
                <w:sz w:val="24"/>
                <w:szCs w:val="24"/>
              </w:rPr>
              <w:t>美食的需求。</w:t>
            </w:r>
          </w:p>
          <w:p>
            <w:pPr>
              <w:rPr>
                <w:sz w:val="24"/>
                <w:szCs w:val="24"/>
              </w:rPr>
            </w:pPr>
          </w:p>
          <w:p>
            <w:pPr>
              <w:rPr>
                <w:sz w:val="24"/>
                <w:szCs w:val="24"/>
              </w:rPr>
            </w:pPr>
          </w:p>
          <w:p>
            <w:pPr>
              <w:rPr>
                <w:sz w:val="24"/>
                <w:szCs w:val="24"/>
              </w:rPr>
            </w:pPr>
          </w:p>
          <w:p>
            <w:pPr>
              <w:rPr>
                <w:sz w:val="24"/>
                <w:szCs w:val="24"/>
              </w:rPr>
            </w:pPr>
          </w:p>
          <w:p>
            <w:pP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668" w:type="dxa"/>
            <w:vAlign w:val="center"/>
          </w:tcPr>
          <w:p>
            <w:pPr>
              <w:rPr>
                <w:sz w:val="24"/>
                <w:szCs w:val="24"/>
              </w:rPr>
            </w:pPr>
            <w:r>
              <w:rPr>
                <w:rFonts w:hint="eastAsia"/>
                <w:sz w:val="24"/>
                <w:szCs w:val="24"/>
              </w:rPr>
              <w:t>拟实现功能</w:t>
            </w:r>
          </w:p>
        </w:tc>
        <w:tc>
          <w:tcPr>
            <w:tcW w:w="6854" w:type="dxa"/>
            <w:gridSpan w:val="3"/>
            <w:vAlign w:val="center"/>
          </w:tcPr>
          <w:p>
            <w:pPr>
              <w:rPr>
                <w:sz w:val="24"/>
                <w:szCs w:val="24"/>
              </w:rPr>
            </w:pPr>
          </w:p>
          <w:p>
            <w:pPr>
              <w:rPr>
                <w:sz w:val="24"/>
                <w:szCs w:val="24"/>
              </w:rPr>
            </w:pPr>
          </w:p>
          <w:p>
            <w:pPr>
              <w:rPr>
                <w:sz w:val="24"/>
                <w:szCs w:val="24"/>
              </w:rPr>
            </w:pPr>
            <w:r>
              <w:rPr>
                <w:rFonts w:hint="eastAsia"/>
                <w:sz w:val="24"/>
                <w:szCs w:val="24"/>
                <w:lang w:eastAsia="zh-CN"/>
              </w:rPr>
              <w:t>（</w:t>
            </w:r>
            <w:r>
              <w:rPr>
                <w:rFonts w:hint="eastAsia"/>
                <w:sz w:val="24"/>
                <w:szCs w:val="24"/>
              </w:rPr>
              <w:t>1）记录</w:t>
            </w:r>
            <w:r>
              <w:rPr>
                <w:rFonts w:hint="eastAsia"/>
                <w:strike/>
                <w:dstrike w:val="0"/>
                <w:sz w:val="24"/>
                <w:szCs w:val="24"/>
              </w:rPr>
              <w:t>美食</w:t>
            </w:r>
            <w:r>
              <w:commentReference w:id="1"/>
            </w:r>
            <w:r>
              <w:rPr>
                <w:rFonts w:hint="eastAsia"/>
                <w:sz w:val="24"/>
                <w:szCs w:val="24"/>
              </w:rPr>
              <w:t>店铺的名字、</w:t>
            </w:r>
            <w:r>
              <w:rPr>
                <w:rFonts w:hint="eastAsia"/>
                <w:strike/>
                <w:dstrike w:val="0"/>
                <w:sz w:val="24"/>
                <w:szCs w:val="24"/>
              </w:rPr>
              <w:t>口味</w:t>
            </w:r>
            <w:r>
              <w:rPr>
                <w:sz w:val="24"/>
                <w:szCs w:val="24"/>
                <w:rPrChange w:id="2" w:author="Jack" w:date="2020-06-12T15:46:08Z">
                  <w:rPr/>
                </w:rPrChange>
              </w:rPr>
              <w:commentReference w:id="2"/>
            </w:r>
            <w:ins w:id="3" w:author="Jack" w:date="2020-06-12T15:41:30Z">
              <w:r>
                <w:rPr>
                  <w:rFonts w:hint="eastAsia"/>
                  <w:sz w:val="24"/>
                  <w:szCs w:val="24"/>
                  <w:lang w:val="en-US" w:eastAsia="zh-CN"/>
                  <w:rPrChange w:id="4" w:author="Jack" w:date="2020-06-12T15:46:08Z">
                    <w:rPr>
                      <w:rFonts w:hint="eastAsia"/>
                      <w:lang w:val="en-US" w:eastAsia="zh-CN"/>
                    </w:rPr>
                  </w:rPrChange>
                </w:rPr>
                <w:t>风味</w:t>
              </w:r>
            </w:ins>
            <w:r>
              <w:commentReference w:id="3"/>
            </w:r>
            <w:r>
              <w:rPr>
                <w:rFonts w:hint="eastAsia"/>
                <w:sz w:val="24"/>
                <w:szCs w:val="24"/>
              </w:rPr>
              <w:t>、</w:t>
            </w:r>
            <w:r>
              <w:rPr>
                <w:rFonts w:hint="eastAsia"/>
                <w:sz w:val="24"/>
                <w:szCs w:val="24"/>
                <w:lang w:val="en-US" w:eastAsia="zh-CN"/>
              </w:rPr>
              <w:t>地址</w:t>
            </w:r>
            <w:r>
              <w:rPr>
                <w:rFonts w:hint="eastAsia"/>
                <w:strike/>
                <w:dstrike w:val="0"/>
                <w:sz w:val="24"/>
                <w:szCs w:val="24"/>
              </w:rPr>
              <w:t>等</w:t>
            </w:r>
            <w:r>
              <w:commentReference w:id="4"/>
            </w:r>
          </w:p>
          <w:p>
            <w:pPr>
              <w:rPr>
                <w:rFonts w:hint="default" w:eastAsia="宋体"/>
                <w:sz w:val="24"/>
                <w:szCs w:val="24"/>
                <w:lang w:val="en-US" w:eastAsia="zh-CN"/>
              </w:rPr>
            </w:pPr>
            <w:r>
              <w:rPr>
                <w:rFonts w:hint="eastAsia"/>
                <w:sz w:val="24"/>
                <w:szCs w:val="24"/>
              </w:rPr>
              <w:t>（2）记录店家的</w:t>
            </w:r>
            <w:r>
              <w:rPr>
                <w:rFonts w:hint="eastAsia"/>
                <w:strike/>
                <w:dstrike w:val="0"/>
                <w:sz w:val="24"/>
                <w:szCs w:val="24"/>
              </w:rPr>
              <w:t>特色或招牌美食</w:t>
            </w:r>
            <w:r>
              <w:commentReference w:id="5"/>
            </w:r>
            <w:ins w:id="5" w:author="Jack" w:date="2020-06-12T15:38:57Z">
              <w:r>
                <w:rPr>
                  <w:rFonts w:hint="eastAsia"/>
                  <w:sz w:val="24"/>
                  <w:szCs w:val="24"/>
                  <w:lang w:val="en-US" w:eastAsia="zh-CN"/>
                  <w:rPrChange w:id="6" w:author="Jack" w:date="2020-06-12T15:46:18Z">
                    <w:rPr>
                      <w:rFonts w:hint="eastAsia"/>
                      <w:lang w:val="en-US" w:eastAsia="zh-CN"/>
                    </w:rPr>
                  </w:rPrChange>
                </w:rPr>
                <w:t>菜品</w:t>
              </w:r>
            </w:ins>
            <w:ins w:id="7" w:author="Jack" w:date="2020-06-12T15:38:59Z">
              <w:r>
                <w:rPr>
                  <w:rFonts w:hint="eastAsia"/>
                  <w:sz w:val="24"/>
                  <w:szCs w:val="24"/>
                  <w:lang w:val="en-US" w:eastAsia="zh-CN"/>
                  <w:rPrChange w:id="8" w:author="Jack" w:date="2020-06-12T15:46:18Z">
                    <w:rPr>
                      <w:rFonts w:hint="eastAsia"/>
                      <w:lang w:val="en-US" w:eastAsia="zh-CN"/>
                    </w:rPr>
                  </w:rPrChange>
                </w:rPr>
                <w:t>、</w:t>
              </w:r>
            </w:ins>
            <w:ins w:id="9" w:author="Jack" w:date="2020-06-12T15:39:23Z">
              <w:r>
                <w:rPr>
                  <w:rFonts w:hint="eastAsia"/>
                  <w:sz w:val="24"/>
                  <w:szCs w:val="24"/>
                  <w:lang w:val="en-US" w:eastAsia="zh-CN"/>
                  <w:rPrChange w:id="10" w:author="Jack" w:date="2020-06-12T15:46:18Z">
                    <w:rPr>
                      <w:rFonts w:hint="eastAsia"/>
                      <w:lang w:val="en-US" w:eastAsia="zh-CN"/>
                    </w:rPr>
                  </w:rPrChange>
                </w:rPr>
                <w:t>评分</w:t>
              </w:r>
            </w:ins>
            <w:ins w:id="11" w:author="Jack" w:date="2020-06-12T15:39:26Z">
              <w:r>
                <w:rPr>
                  <w:rFonts w:hint="eastAsia"/>
                  <w:sz w:val="24"/>
                  <w:szCs w:val="24"/>
                  <w:lang w:val="en-US" w:eastAsia="zh-CN"/>
                  <w:rPrChange w:id="12" w:author="Jack" w:date="2020-06-12T15:46:18Z">
                    <w:rPr>
                      <w:rFonts w:hint="eastAsia"/>
                      <w:lang w:val="en-US" w:eastAsia="zh-CN"/>
                    </w:rPr>
                  </w:rPrChange>
                </w:rPr>
                <w:t>、</w:t>
              </w:r>
            </w:ins>
            <w:ins w:id="13" w:author="Jack" w:date="2020-06-12T15:39:28Z">
              <w:r>
                <w:rPr>
                  <w:rFonts w:hint="eastAsia"/>
                  <w:sz w:val="24"/>
                  <w:szCs w:val="24"/>
                  <w:lang w:val="en-US" w:eastAsia="zh-CN"/>
                  <w:rPrChange w:id="14" w:author="Jack" w:date="2020-06-12T15:46:18Z">
                    <w:rPr>
                      <w:rFonts w:hint="eastAsia"/>
                      <w:lang w:val="en-US" w:eastAsia="zh-CN"/>
                    </w:rPr>
                  </w:rPrChange>
                </w:rPr>
                <w:t>评论</w:t>
              </w:r>
            </w:ins>
            <w:r>
              <w:commentReference w:id="6"/>
            </w:r>
          </w:p>
          <w:p>
            <w:pPr>
              <w:rPr>
                <w:sz w:val="24"/>
                <w:szCs w:val="24"/>
              </w:rPr>
            </w:pPr>
            <w:r>
              <w:rPr>
                <w:rFonts w:hint="eastAsia"/>
                <w:sz w:val="24"/>
                <w:szCs w:val="24"/>
              </w:rPr>
              <w:t>（3）用户可登录注销</w:t>
            </w:r>
          </w:p>
          <w:p>
            <w:pPr>
              <w:rPr>
                <w:ins w:id="15" w:author="Jack" w:date="2020-06-12T10:53:39Z"/>
                <w:rFonts w:hint="default" w:eastAsia="宋体"/>
                <w:sz w:val="24"/>
                <w:szCs w:val="24"/>
                <w:lang w:val="en-US" w:eastAsia="zh-CN"/>
              </w:rPr>
            </w:pPr>
            <w:r>
              <w:rPr>
                <w:rFonts w:hint="eastAsia"/>
                <w:sz w:val="24"/>
                <w:szCs w:val="24"/>
              </w:rPr>
              <w:t>（4）用户可在用户界面修改自己的个人资料</w:t>
            </w:r>
            <w:ins w:id="16" w:author="Jack" w:date="2020-06-12T10:53:39Z">
              <w:r>
                <w:rPr>
                  <w:rFonts w:hint="eastAsia"/>
                  <w:sz w:val="24"/>
                  <w:szCs w:val="24"/>
                  <w:lang w:eastAsia="zh-CN"/>
                </w:rPr>
                <w:t>，</w:t>
              </w:r>
            </w:ins>
            <w:ins w:id="17" w:author="Jack" w:date="2020-06-12T10:53:39Z">
              <w:r>
                <w:rPr>
                  <w:rFonts w:hint="eastAsia"/>
                  <w:sz w:val="24"/>
                  <w:szCs w:val="24"/>
                  <w:lang w:val="en-US" w:eastAsia="zh-CN"/>
                </w:rPr>
                <w:t>包括</w:t>
              </w:r>
            </w:ins>
            <w:ins w:id="18" w:author="Jack" w:date="2020-06-12T15:46:55Z">
              <w:r>
                <w:rPr>
                  <w:rFonts w:hint="eastAsia"/>
                  <w:sz w:val="24"/>
                  <w:szCs w:val="24"/>
                  <w:lang w:val="en-US" w:eastAsia="zh-CN"/>
                </w:rPr>
                <w:t>密码</w:t>
              </w:r>
            </w:ins>
            <w:ins w:id="19" w:author="Jack" w:date="2020-06-12T10:53:39Z">
              <w:r>
                <w:rPr>
                  <w:rFonts w:hint="eastAsia"/>
                  <w:sz w:val="24"/>
                  <w:szCs w:val="24"/>
                  <w:lang w:val="en-US" w:eastAsia="zh-CN"/>
                </w:rPr>
                <w:t>、昵称、生日、地址</w:t>
              </w:r>
            </w:ins>
            <w:r>
              <w:commentReference w:id="7"/>
            </w:r>
          </w:p>
          <w:p>
            <w:pPr>
              <w:rPr>
                <w:sz w:val="24"/>
                <w:szCs w:val="24"/>
              </w:rPr>
            </w:pPr>
            <w:r>
              <w:rPr>
                <w:rFonts w:hint="eastAsia"/>
                <w:sz w:val="24"/>
                <w:szCs w:val="24"/>
              </w:rPr>
              <w:t>（5）用户在浏览店铺时可以将自己喜爱的店铺收藏，也可以在自己的个人界面取消收藏。</w:t>
            </w:r>
          </w:p>
          <w:p>
            <w:pPr>
              <w:rPr>
                <w:rFonts w:hint="eastAsia"/>
                <w:sz w:val="24"/>
                <w:szCs w:val="24"/>
              </w:rPr>
            </w:pPr>
            <w:r>
              <w:rPr>
                <w:rFonts w:hint="eastAsia"/>
                <w:sz w:val="24"/>
                <w:szCs w:val="24"/>
              </w:rPr>
              <w:t>（6）用户可根据美食</w:t>
            </w:r>
            <w:r>
              <w:rPr>
                <w:rFonts w:hint="eastAsia"/>
                <w:sz w:val="24"/>
                <w:szCs w:val="24"/>
                <w:lang w:val="en-US" w:eastAsia="zh-CN"/>
              </w:rPr>
              <w:t>的名称、风味、菜系的关键词</w:t>
            </w:r>
            <w:r>
              <w:rPr>
                <w:rFonts w:hint="eastAsia"/>
                <w:strike/>
                <w:dstrike w:val="0"/>
                <w:sz w:val="24"/>
                <w:szCs w:val="24"/>
              </w:rPr>
              <w:t>所在的地区、所属的口味</w:t>
            </w:r>
            <w:r>
              <w:commentReference w:id="8"/>
            </w:r>
            <w:r>
              <w:rPr>
                <w:rFonts w:hint="eastAsia"/>
                <w:sz w:val="24"/>
                <w:szCs w:val="24"/>
              </w:rPr>
              <w:t>进行列表</w:t>
            </w:r>
            <w:ins w:id="20" w:author="Jack" w:date="2020-06-12T10:58:04Z">
              <w:r>
                <w:rPr>
                  <w:rFonts w:hint="eastAsia"/>
                  <w:sz w:val="24"/>
                  <w:szCs w:val="24"/>
                  <w:lang w:val="en-US" w:eastAsia="zh-CN"/>
                </w:rPr>
                <w:t>美食</w:t>
              </w:r>
            </w:ins>
            <w:r>
              <w:commentReference w:id="9"/>
            </w:r>
            <w:r>
              <w:rPr>
                <w:rFonts w:hint="eastAsia"/>
                <w:sz w:val="24"/>
                <w:szCs w:val="24"/>
              </w:rPr>
              <w:t>查找。也可以直接在搜索框</w:t>
            </w:r>
            <w:r>
              <w:rPr>
                <w:rFonts w:hint="eastAsia"/>
                <w:sz w:val="24"/>
                <w:szCs w:val="24"/>
                <w:lang w:val="en-US" w:eastAsia="zh-CN"/>
              </w:rPr>
              <w:t>输入</w:t>
            </w:r>
            <w:ins w:id="21" w:author="Jack" w:date="2020-06-12T10:57:23Z">
              <w:r>
                <w:rPr>
                  <w:rFonts w:hint="eastAsia"/>
                  <w:sz w:val="24"/>
                  <w:szCs w:val="24"/>
                  <w:lang w:val="en-US" w:eastAsia="zh-CN"/>
                </w:rPr>
                <w:t>店铺名称、风味、地址、</w:t>
              </w:r>
            </w:ins>
            <w:r>
              <w:rPr>
                <w:rFonts w:hint="eastAsia"/>
                <w:color w:val="FF0000"/>
                <w:sz w:val="24"/>
                <w:szCs w:val="24"/>
                <w:u w:val="single"/>
                <w:lang w:val="en-US" w:eastAsia="zh-CN"/>
              </w:rPr>
              <w:t>菜品</w:t>
            </w:r>
            <w:ins w:id="22" w:author="Jack" w:date="2020-06-12T10:57:23Z">
              <w:r>
                <w:rPr>
                  <w:rFonts w:hint="eastAsia"/>
                  <w:color w:val="FF0000"/>
                  <w:sz w:val="24"/>
                  <w:szCs w:val="24"/>
                  <w:u w:val="single"/>
                  <w:lang w:val="en-US" w:eastAsia="zh-CN"/>
                </w:rPr>
                <w:t>的</w:t>
              </w:r>
            </w:ins>
            <w:r>
              <w:commentReference w:id="10"/>
            </w:r>
            <w:r>
              <w:rPr>
                <w:rFonts w:hint="eastAsia"/>
                <w:sz w:val="24"/>
                <w:szCs w:val="24"/>
                <w:lang w:val="en-US" w:eastAsia="zh-CN"/>
              </w:rPr>
              <w:t>关键词</w:t>
            </w:r>
            <w:r>
              <w:rPr>
                <w:rFonts w:hint="eastAsia"/>
                <w:sz w:val="24"/>
                <w:szCs w:val="24"/>
              </w:rPr>
              <w:t>进行店铺搜索。</w:t>
            </w:r>
          </w:p>
          <w:p>
            <w:pPr>
              <w:rPr>
                <w:rFonts w:hint="eastAsia"/>
                <w:sz w:val="24"/>
                <w:szCs w:val="24"/>
              </w:rPr>
            </w:pPr>
            <w:ins w:id="23" w:author="Jack" w:date="2020-06-12T15:44:31Z">
              <w:r>
                <w:rPr>
                  <w:rFonts w:hint="eastAsia"/>
                  <w:sz w:val="24"/>
                  <w:szCs w:val="24"/>
                  <w:lang w:eastAsia="zh-CN"/>
                </w:rPr>
                <w:t>（</w:t>
              </w:r>
            </w:ins>
            <w:ins w:id="24" w:author="Jack" w:date="2020-06-12T15:44:31Z">
              <w:r>
                <w:rPr>
                  <w:rFonts w:hint="eastAsia"/>
                  <w:sz w:val="24"/>
                  <w:szCs w:val="24"/>
                  <w:lang w:val="en-US" w:eastAsia="zh-CN"/>
                </w:rPr>
                <w:t>7</w:t>
              </w:r>
            </w:ins>
            <w:ins w:id="25" w:author="Jack" w:date="2020-06-12T15:44:31Z">
              <w:r>
                <w:rPr>
                  <w:rFonts w:hint="eastAsia"/>
                  <w:sz w:val="24"/>
                  <w:szCs w:val="24"/>
                  <w:lang w:eastAsia="zh-CN"/>
                </w:rPr>
                <w:t>）</w:t>
              </w:r>
            </w:ins>
            <w:ins w:id="26" w:author="Jack" w:date="2020-06-12T15:44:31Z">
              <w:r>
                <w:rPr>
                  <w:rFonts w:hint="eastAsia"/>
                  <w:sz w:val="24"/>
                  <w:szCs w:val="24"/>
                  <w:lang w:val="en-US" w:eastAsia="zh-CN"/>
                </w:rPr>
                <w:t>用户可以对店铺进行评分与评论</w:t>
              </w:r>
            </w:ins>
            <w:r>
              <w:commentReference w:id="11"/>
            </w:r>
          </w:p>
          <w:p>
            <w:pPr>
              <w:rPr>
                <w:sz w:val="24"/>
                <w:szCs w:val="24"/>
              </w:rPr>
            </w:pPr>
          </w:p>
          <w:p>
            <w:pP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668" w:type="dxa"/>
            <w:vAlign w:val="center"/>
          </w:tcPr>
          <w:p>
            <w:pPr>
              <w:rPr>
                <w:sz w:val="24"/>
                <w:szCs w:val="24"/>
              </w:rPr>
            </w:pPr>
            <w:r>
              <w:rPr>
                <w:rFonts w:hint="eastAsia"/>
                <w:sz w:val="24"/>
                <w:szCs w:val="24"/>
              </w:rPr>
              <w:t>拟选用平台</w:t>
            </w:r>
          </w:p>
        </w:tc>
        <w:tc>
          <w:tcPr>
            <w:tcW w:w="6854" w:type="dxa"/>
            <w:gridSpan w:val="3"/>
            <w:vAlign w:val="center"/>
          </w:tcPr>
          <w:p>
            <w:pPr>
              <w:rPr>
                <w:sz w:val="24"/>
                <w:szCs w:val="24"/>
              </w:rPr>
            </w:pPr>
            <w:r>
              <w:rPr>
                <w:rFonts w:hint="eastAsia"/>
                <w:sz w:val="24"/>
                <w:szCs w:val="24"/>
              </w:rPr>
              <w:t>采用B/S架构，SQL Server，HTML</w:t>
            </w:r>
            <w:ins w:id="27" w:author="Jack" w:date="2020-06-12T15:45:29Z">
              <w:r>
                <w:rPr>
                  <w:rFonts w:hint="eastAsia"/>
                  <w:sz w:val="24"/>
                  <w:szCs w:val="24"/>
                  <w:lang w:eastAsia="zh-CN"/>
                </w:rPr>
                <w:t>，</w:t>
              </w:r>
            </w:ins>
            <w:ins w:id="28" w:author="Jack" w:date="2020-06-12T15:45:29Z">
              <w:r>
                <w:rPr>
                  <w:rFonts w:hint="eastAsia"/>
                  <w:sz w:val="24"/>
                  <w:szCs w:val="24"/>
                  <w:lang w:val="en-US" w:eastAsia="zh-CN"/>
                </w:rPr>
                <w:t>PHP</w:t>
              </w:r>
            </w:ins>
            <w:r>
              <w:commentReference w:id="12"/>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668" w:type="dxa"/>
            <w:vAlign w:val="center"/>
          </w:tcPr>
          <w:p>
            <w:pPr>
              <w:rPr>
                <w:sz w:val="24"/>
                <w:szCs w:val="24"/>
              </w:rPr>
            </w:pPr>
            <w:r>
              <w:rPr>
                <w:rFonts w:hint="eastAsia"/>
                <w:sz w:val="24"/>
                <w:szCs w:val="24"/>
              </w:rPr>
              <w:t>备注</w:t>
            </w:r>
          </w:p>
        </w:tc>
        <w:tc>
          <w:tcPr>
            <w:tcW w:w="6854" w:type="dxa"/>
            <w:gridSpan w:val="3"/>
            <w:vAlign w:val="center"/>
          </w:tcPr>
          <w:p>
            <w:pPr>
              <w:rPr>
                <w:rFonts w:hint="eastAsia"/>
                <w:sz w:val="24"/>
                <w:szCs w:val="24"/>
                <w:lang w:val="en-US" w:eastAsia="zh-CN"/>
              </w:rPr>
            </w:pPr>
            <w:r>
              <w:rPr>
                <w:rFonts w:hint="eastAsia"/>
                <w:sz w:val="24"/>
                <w:szCs w:val="24"/>
                <w:lang w:val="en-US" w:eastAsia="zh-CN"/>
              </w:rPr>
              <w:t>（1）每个店铺的评分是其收到的所有评分的平均值</w:t>
            </w:r>
          </w:p>
          <w:p>
            <w:pPr>
              <w:rPr>
                <w:rFonts w:hint="default"/>
                <w:sz w:val="24"/>
                <w:szCs w:val="24"/>
                <w:lang w:val="en-US" w:eastAsia="zh-CN"/>
              </w:rPr>
            </w:pPr>
            <w:r>
              <w:rPr>
                <w:rFonts w:hint="eastAsia"/>
                <w:sz w:val="24"/>
                <w:szCs w:val="24"/>
                <w:lang w:val="en-US" w:eastAsia="zh-CN"/>
              </w:rPr>
              <w:t>（2）在查看店铺信息的页面，可以看到店家所有的菜品与评论</w:t>
            </w:r>
          </w:p>
          <w:p>
            <w:pPr>
              <w:rPr>
                <w:sz w:val="24"/>
                <w:szCs w:val="24"/>
              </w:rPr>
            </w:pPr>
          </w:p>
          <w:p>
            <w:pPr>
              <w:rPr>
                <w:sz w:val="24"/>
                <w:szCs w:val="24"/>
              </w:rPr>
            </w:pPr>
          </w:p>
          <w:p>
            <w:pPr>
              <w:rPr>
                <w:sz w:val="24"/>
                <w:szCs w:val="24"/>
              </w:rPr>
            </w:pPr>
          </w:p>
        </w:tc>
      </w:tr>
    </w:tbl>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Jack" w:date="2020-06-12T11:03:54Z" w:initials="">
    <w:p w14:paraId="1A2C6850">
      <w:pPr>
        <w:pStyle w:val="12"/>
        <w:rPr>
          <w:rFonts w:hint="eastAsia" w:eastAsia="宋体"/>
          <w:lang w:val="en-US" w:eastAsia="zh-CN"/>
        </w:rPr>
      </w:pPr>
      <w:r>
        <w:rPr>
          <w:rFonts w:hint="eastAsia"/>
          <w:lang w:val="en-US" w:eastAsia="zh-CN"/>
        </w:rPr>
        <w:t>添加</w:t>
      </w:r>
    </w:p>
  </w:comment>
  <w:comment w:id="1" w:author="Jack" w:date="2020-06-12T15:37:54Z" w:initials="">
    <w:p w14:paraId="27CE7863">
      <w:pPr>
        <w:pStyle w:val="12"/>
        <w:rPr>
          <w:rFonts w:hint="eastAsia" w:eastAsia="宋体"/>
          <w:lang w:val="en-US" w:eastAsia="zh-CN"/>
        </w:rPr>
      </w:pPr>
      <w:r>
        <w:rPr>
          <w:rFonts w:hint="eastAsia"/>
          <w:lang w:val="en-US" w:eastAsia="zh-CN"/>
        </w:rPr>
        <w:t>删除</w:t>
      </w:r>
    </w:p>
  </w:comment>
  <w:comment w:id="2" w:author="Jack" w:date="2020-06-12T15:41:21Z" w:initials="">
    <w:p w14:paraId="5DC20B0C">
      <w:pPr>
        <w:pStyle w:val="12"/>
        <w:rPr>
          <w:rFonts w:hint="default" w:eastAsia="宋体"/>
          <w:lang w:val="en-US" w:eastAsia="zh-CN"/>
        </w:rPr>
      </w:pPr>
      <w:r>
        <w:rPr>
          <w:rFonts w:hint="eastAsia"/>
          <w:lang w:val="en-US" w:eastAsia="zh-CN"/>
        </w:rPr>
        <w:t>删除</w:t>
      </w:r>
    </w:p>
  </w:comment>
  <w:comment w:id="3" w:author="Jack" w:date="2020-06-12T15:41:33Z" w:initials="">
    <w:p w14:paraId="6F2E3D7B">
      <w:pPr>
        <w:pStyle w:val="12"/>
        <w:rPr>
          <w:rFonts w:hint="eastAsia" w:eastAsia="宋体"/>
          <w:lang w:val="en-US" w:eastAsia="zh-CN"/>
        </w:rPr>
      </w:pPr>
      <w:r>
        <w:rPr>
          <w:rFonts w:hint="eastAsia"/>
          <w:lang w:val="en-US" w:eastAsia="zh-CN"/>
        </w:rPr>
        <w:t>添加</w:t>
      </w:r>
    </w:p>
  </w:comment>
  <w:comment w:id="4" w:author="Jack" w:date="2020-06-12T15:41:56Z" w:initials="">
    <w:p w14:paraId="60E31E2B">
      <w:pPr>
        <w:pStyle w:val="12"/>
        <w:rPr>
          <w:rFonts w:hint="eastAsia" w:eastAsia="宋体"/>
          <w:lang w:val="en-US" w:eastAsia="zh-CN"/>
        </w:rPr>
      </w:pPr>
      <w:r>
        <w:rPr>
          <w:rFonts w:hint="eastAsia"/>
          <w:lang w:val="en-US" w:eastAsia="zh-CN"/>
        </w:rPr>
        <w:t>删除</w:t>
      </w:r>
    </w:p>
  </w:comment>
  <w:comment w:id="5" w:author="Jack" w:date="2020-06-12T15:38:40Z" w:initials="">
    <w:p w14:paraId="7AD815E4">
      <w:pPr>
        <w:pStyle w:val="12"/>
        <w:rPr>
          <w:rFonts w:hint="eastAsia" w:eastAsia="宋体"/>
          <w:lang w:val="en-US" w:eastAsia="zh-CN"/>
        </w:rPr>
      </w:pPr>
      <w:r>
        <w:rPr>
          <w:rFonts w:hint="eastAsia"/>
          <w:lang w:val="en-US" w:eastAsia="zh-CN"/>
        </w:rPr>
        <w:t>删除</w:t>
      </w:r>
    </w:p>
  </w:comment>
  <w:comment w:id="6" w:author="Jack" w:date="2020-06-12T15:39:57Z" w:initials="">
    <w:p w14:paraId="66900DC6">
      <w:pPr>
        <w:pStyle w:val="12"/>
        <w:rPr>
          <w:rFonts w:hint="default" w:eastAsia="宋体"/>
          <w:lang w:val="en-US" w:eastAsia="zh-CN"/>
        </w:rPr>
      </w:pPr>
      <w:r>
        <w:rPr>
          <w:rFonts w:hint="eastAsia"/>
          <w:lang w:val="en-US" w:eastAsia="zh-CN"/>
        </w:rPr>
        <w:t>添加</w:t>
      </w:r>
    </w:p>
  </w:comment>
  <w:comment w:id="7" w:author="Jack" w:date="2020-06-12T11:03:41Z" w:initials="">
    <w:p w14:paraId="698662A3">
      <w:pPr>
        <w:pStyle w:val="12"/>
        <w:rPr>
          <w:rFonts w:hint="eastAsia" w:eastAsia="宋体"/>
          <w:lang w:val="en-US" w:eastAsia="zh-CN"/>
        </w:rPr>
      </w:pPr>
      <w:r>
        <w:rPr>
          <w:rFonts w:hint="eastAsia"/>
          <w:lang w:val="en-US" w:eastAsia="zh-CN"/>
        </w:rPr>
        <w:t>添加</w:t>
      </w:r>
    </w:p>
  </w:comment>
  <w:comment w:id="8" w:author="Jack" w:date="2020-06-12T11:03:21Z" w:initials="">
    <w:p w14:paraId="64127835">
      <w:pPr>
        <w:pStyle w:val="12"/>
        <w:rPr>
          <w:rFonts w:hint="eastAsia" w:eastAsia="宋体"/>
          <w:lang w:val="en-US" w:eastAsia="zh-CN"/>
        </w:rPr>
      </w:pPr>
      <w:r>
        <w:rPr>
          <w:rFonts w:hint="eastAsia"/>
          <w:lang w:val="en-US" w:eastAsia="zh-CN"/>
        </w:rPr>
        <w:t>删除</w:t>
      </w:r>
    </w:p>
  </w:comment>
  <w:comment w:id="9" w:author="Jack" w:date="2020-06-12T11:03:06Z" w:initials="">
    <w:p w14:paraId="406712EF">
      <w:pPr>
        <w:pStyle w:val="12"/>
        <w:rPr>
          <w:rFonts w:hint="eastAsia" w:eastAsia="宋体"/>
          <w:lang w:val="en-US" w:eastAsia="zh-CN"/>
        </w:rPr>
      </w:pPr>
      <w:r>
        <w:rPr>
          <w:rFonts w:hint="eastAsia"/>
          <w:lang w:val="en-US" w:eastAsia="zh-CN"/>
        </w:rPr>
        <w:t>添加</w:t>
      </w:r>
    </w:p>
  </w:comment>
  <w:comment w:id="10" w:author="Jack" w:date="2020-06-12T15:44:05Z" w:initials="">
    <w:p w14:paraId="1A9C1581">
      <w:pPr>
        <w:pStyle w:val="12"/>
        <w:rPr>
          <w:rFonts w:hint="default" w:eastAsia="宋体"/>
          <w:lang w:val="en-US" w:eastAsia="zh-CN"/>
        </w:rPr>
      </w:pPr>
      <w:r>
        <w:rPr>
          <w:rFonts w:hint="eastAsia"/>
          <w:lang w:val="en-US" w:eastAsia="zh-CN"/>
        </w:rPr>
        <w:t>添加</w:t>
      </w:r>
    </w:p>
  </w:comment>
  <w:comment w:id="11" w:author="Jack" w:date="2020-06-12T15:44:33Z" w:initials="">
    <w:p w14:paraId="71DB6743">
      <w:pPr>
        <w:pStyle w:val="12"/>
        <w:rPr>
          <w:rFonts w:hint="eastAsia" w:eastAsia="宋体"/>
          <w:lang w:val="en-US" w:eastAsia="zh-CN"/>
        </w:rPr>
      </w:pPr>
      <w:r>
        <w:rPr>
          <w:rFonts w:hint="eastAsia"/>
          <w:lang w:val="en-US" w:eastAsia="zh-CN"/>
        </w:rPr>
        <w:t>添加</w:t>
      </w:r>
    </w:p>
  </w:comment>
  <w:comment w:id="12" w:author="Jack" w:date="2020-06-12T15:45:30Z" w:initials="">
    <w:p w14:paraId="742C331C">
      <w:pPr>
        <w:pStyle w:val="12"/>
        <w:rPr>
          <w:rFonts w:hint="default" w:eastAsia="宋体"/>
          <w:lang w:val="en-US" w:eastAsia="zh-CN"/>
        </w:rPr>
      </w:pPr>
      <w:r>
        <w:rPr>
          <w:rFonts w:hint="eastAsia"/>
          <w:lang w:val="en-US" w:eastAsia="zh-CN"/>
        </w:rPr>
        <w:t>添加</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A2C6850" w15:done="0"/>
  <w15:commentEx w15:paraId="27CE7863" w15:done="0"/>
  <w15:commentEx w15:paraId="5DC20B0C" w15:done="0"/>
  <w15:commentEx w15:paraId="6F2E3D7B" w15:done="0"/>
  <w15:commentEx w15:paraId="60E31E2B" w15:done="0"/>
  <w15:commentEx w15:paraId="7AD815E4" w15:done="0"/>
  <w15:commentEx w15:paraId="66900DC6" w15:done="0"/>
  <w15:commentEx w15:paraId="698662A3" w15:done="0"/>
  <w15:commentEx w15:paraId="64127835" w15:done="0"/>
  <w15:commentEx w15:paraId="406712EF" w15:done="0"/>
  <w15:commentEx w15:paraId="1A9C1581" w15:done="0"/>
  <w15:commentEx w15:paraId="71DB6743" w15:done="0"/>
  <w15:commentEx w15:paraId="742C331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仿宋">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Jack">
    <w15:presenceInfo w15:providerId="WPS Office" w15:userId="16239530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F02F31"/>
    <w:rsid w:val="000E29C6"/>
    <w:rsid w:val="0013691F"/>
    <w:rsid w:val="001638AA"/>
    <w:rsid w:val="00377793"/>
    <w:rsid w:val="004072BF"/>
    <w:rsid w:val="0043707B"/>
    <w:rsid w:val="00554F74"/>
    <w:rsid w:val="005819AA"/>
    <w:rsid w:val="007914FC"/>
    <w:rsid w:val="008C721F"/>
    <w:rsid w:val="009647F7"/>
    <w:rsid w:val="00AF6D4F"/>
    <w:rsid w:val="00B34B15"/>
    <w:rsid w:val="00BB6924"/>
    <w:rsid w:val="00C50670"/>
    <w:rsid w:val="00C6793D"/>
    <w:rsid w:val="00CF2E41"/>
    <w:rsid w:val="00EB78EA"/>
    <w:rsid w:val="00F02F31"/>
    <w:rsid w:val="00FB5DCE"/>
    <w:rsid w:val="00FE61D9"/>
    <w:rsid w:val="00FE6772"/>
    <w:rsid w:val="05B41824"/>
    <w:rsid w:val="0E944CA5"/>
    <w:rsid w:val="12EA45ED"/>
    <w:rsid w:val="17273BBE"/>
    <w:rsid w:val="1BFF6CBF"/>
    <w:rsid w:val="28662586"/>
    <w:rsid w:val="383B59C3"/>
    <w:rsid w:val="402F4A26"/>
    <w:rsid w:val="45F12819"/>
    <w:rsid w:val="664B6680"/>
    <w:rsid w:val="74A24408"/>
    <w:rsid w:val="76815A45"/>
    <w:rsid w:val="7AC22D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name="header"/>
    <w:lsdException w:qFormat="1" w:uiPriority="99"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0"/>
    <w:qFormat/>
    <w:uiPriority w:val="0"/>
    <w:pPr>
      <w:keepNext/>
      <w:spacing w:before="100" w:beforeAutospacing="1" w:after="100" w:afterAutospacing="1" w:line="360" w:lineRule="auto"/>
      <w:ind w:firstLine="641" w:firstLineChars="200"/>
      <w:jc w:val="center"/>
      <w:outlineLvl w:val="0"/>
    </w:pPr>
    <w:rPr>
      <w:rFonts w:ascii="黑体" w:eastAsia="黑体"/>
      <w:b/>
      <w:bCs/>
      <w:color w:val="FF0000"/>
      <w:sz w:val="32"/>
    </w:rPr>
  </w:style>
  <w:style w:type="paragraph" w:styleId="3">
    <w:name w:val="heading 2"/>
    <w:basedOn w:val="1"/>
    <w:next w:val="1"/>
    <w:link w:val="2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22"/>
    <w:qFormat/>
    <w:uiPriority w:val="0"/>
    <w:pPr>
      <w:keepNext/>
      <w:keepLines/>
      <w:spacing w:before="260" w:after="260" w:line="416" w:lineRule="auto"/>
      <w:outlineLvl w:val="2"/>
    </w:pPr>
    <w:rPr>
      <w:b/>
      <w:bCs/>
      <w:sz w:val="32"/>
      <w:szCs w:val="32"/>
    </w:rPr>
  </w:style>
  <w:style w:type="paragraph" w:styleId="5">
    <w:name w:val="heading 4"/>
    <w:basedOn w:val="1"/>
    <w:next w:val="1"/>
    <w:link w:val="23"/>
    <w:qFormat/>
    <w:uiPriority w:val="0"/>
    <w:pPr>
      <w:keepNext/>
      <w:keepLines/>
      <w:spacing w:before="280" w:after="290" w:line="376" w:lineRule="auto"/>
      <w:outlineLvl w:val="3"/>
    </w:pPr>
    <w:rPr>
      <w:rFonts w:ascii="Arial" w:hAnsi="Arial" w:eastAsia="黑体"/>
      <w:b/>
      <w:bCs/>
      <w:sz w:val="28"/>
      <w:szCs w:val="28"/>
    </w:rPr>
  </w:style>
  <w:style w:type="paragraph" w:styleId="6">
    <w:name w:val="heading 5"/>
    <w:basedOn w:val="1"/>
    <w:next w:val="1"/>
    <w:link w:val="24"/>
    <w:qFormat/>
    <w:uiPriority w:val="0"/>
    <w:pPr>
      <w:keepNext/>
      <w:keepLines/>
      <w:spacing w:before="280" w:after="290" w:line="376" w:lineRule="auto"/>
      <w:outlineLvl w:val="4"/>
    </w:pPr>
    <w:rPr>
      <w:b/>
      <w:bCs/>
      <w:sz w:val="28"/>
      <w:szCs w:val="28"/>
    </w:rPr>
  </w:style>
  <w:style w:type="paragraph" w:styleId="7">
    <w:name w:val="heading 6"/>
    <w:basedOn w:val="1"/>
    <w:next w:val="1"/>
    <w:link w:val="25"/>
    <w:qFormat/>
    <w:uiPriority w:val="0"/>
    <w:pPr>
      <w:keepNext/>
      <w:keepLines/>
      <w:spacing w:before="240" w:after="64" w:line="320" w:lineRule="auto"/>
      <w:outlineLvl w:val="5"/>
    </w:pPr>
    <w:rPr>
      <w:rFonts w:ascii="Arial" w:hAnsi="Arial" w:eastAsia="黑体"/>
      <w:b/>
      <w:bCs/>
      <w:sz w:val="24"/>
      <w:szCs w:val="24"/>
    </w:rPr>
  </w:style>
  <w:style w:type="paragraph" w:styleId="8">
    <w:name w:val="heading 7"/>
    <w:basedOn w:val="1"/>
    <w:next w:val="1"/>
    <w:link w:val="26"/>
    <w:qFormat/>
    <w:uiPriority w:val="0"/>
    <w:pPr>
      <w:keepNext/>
      <w:keepLines/>
      <w:spacing w:before="240" w:after="64" w:line="320" w:lineRule="auto"/>
      <w:outlineLvl w:val="6"/>
    </w:pPr>
    <w:rPr>
      <w:b/>
      <w:bCs/>
      <w:sz w:val="24"/>
      <w:szCs w:val="24"/>
    </w:rPr>
  </w:style>
  <w:style w:type="paragraph" w:styleId="9">
    <w:name w:val="heading 8"/>
    <w:basedOn w:val="1"/>
    <w:next w:val="1"/>
    <w:link w:val="27"/>
    <w:qFormat/>
    <w:uiPriority w:val="0"/>
    <w:pPr>
      <w:keepNext/>
      <w:keepLines/>
      <w:spacing w:before="240" w:after="64" w:line="320" w:lineRule="auto"/>
      <w:outlineLvl w:val="7"/>
    </w:pPr>
    <w:rPr>
      <w:rFonts w:ascii="Arial" w:hAnsi="Arial" w:eastAsia="黑体"/>
      <w:sz w:val="24"/>
      <w:szCs w:val="24"/>
    </w:rPr>
  </w:style>
  <w:style w:type="paragraph" w:styleId="10">
    <w:name w:val="heading 9"/>
    <w:basedOn w:val="1"/>
    <w:next w:val="1"/>
    <w:link w:val="28"/>
    <w:qFormat/>
    <w:uiPriority w:val="0"/>
    <w:pPr>
      <w:keepNext/>
      <w:keepLines/>
      <w:spacing w:before="240" w:after="64" w:line="320" w:lineRule="auto"/>
      <w:outlineLvl w:val="8"/>
    </w:pPr>
    <w:rPr>
      <w:rFonts w:ascii="Arial" w:hAnsi="Arial" w:eastAsia="黑体"/>
      <w:szCs w:val="21"/>
    </w:rPr>
  </w:style>
  <w:style w:type="character" w:default="1" w:styleId="17">
    <w:name w:val="Default Paragraph Font"/>
    <w:semiHidden/>
    <w:unhideWhenUsed/>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0"/>
    <w:rPr>
      <w:rFonts w:eastAsia="黑体" w:asciiTheme="majorHAnsi" w:hAnsiTheme="majorHAnsi" w:cstheme="majorBidi"/>
      <w:sz w:val="20"/>
    </w:rPr>
  </w:style>
  <w:style w:type="paragraph" w:styleId="12">
    <w:name w:val="annotation text"/>
    <w:basedOn w:val="1"/>
    <w:semiHidden/>
    <w:unhideWhenUsed/>
    <w:qFormat/>
    <w:uiPriority w:val="99"/>
    <w:pPr>
      <w:jc w:val="left"/>
    </w:pPr>
  </w:style>
  <w:style w:type="paragraph" w:styleId="13">
    <w:name w:val="footer"/>
    <w:basedOn w:val="1"/>
    <w:link w:val="31"/>
    <w:semiHidden/>
    <w:unhideWhenUsed/>
    <w:qFormat/>
    <w:uiPriority w:val="99"/>
    <w:pPr>
      <w:tabs>
        <w:tab w:val="center" w:pos="4153"/>
        <w:tab w:val="right" w:pos="8306"/>
      </w:tabs>
      <w:snapToGrid w:val="0"/>
      <w:jc w:val="left"/>
    </w:pPr>
    <w:rPr>
      <w:sz w:val="18"/>
      <w:szCs w:val="18"/>
    </w:rPr>
  </w:style>
  <w:style w:type="paragraph" w:styleId="14">
    <w:name w:val="header"/>
    <w:basedOn w:val="1"/>
    <w:link w:val="30"/>
    <w:semiHidden/>
    <w:unhideWhenUsed/>
    <w:qFormat/>
    <w:uiPriority w:val="99"/>
    <w:pPr>
      <w:pBdr>
        <w:bottom w:val="single" w:color="auto" w:sz="6" w:space="1"/>
      </w:pBdr>
      <w:tabs>
        <w:tab w:val="center" w:pos="4153"/>
        <w:tab w:val="right" w:pos="8306"/>
      </w:tabs>
      <w:snapToGrid w:val="0"/>
      <w:jc w:val="center"/>
    </w:pPr>
    <w:rPr>
      <w:sz w:val="18"/>
      <w:szCs w:val="18"/>
    </w:rPr>
  </w:style>
  <w:style w:type="table" w:styleId="16">
    <w:name w:val="Table Grid"/>
    <w:basedOn w:val="1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qFormat/>
    <w:uiPriority w:val="22"/>
    <w:rPr>
      <w:b/>
      <w:bCs/>
    </w:rPr>
  </w:style>
  <w:style w:type="character" w:styleId="19">
    <w:name w:val="Emphasis"/>
    <w:qFormat/>
    <w:uiPriority w:val="20"/>
    <w:rPr>
      <w:i/>
      <w:iCs/>
    </w:rPr>
  </w:style>
  <w:style w:type="character" w:customStyle="1" w:styleId="20">
    <w:name w:val="标题 1 Char"/>
    <w:basedOn w:val="17"/>
    <w:link w:val="2"/>
    <w:qFormat/>
    <w:uiPriority w:val="0"/>
    <w:rPr>
      <w:rFonts w:ascii="黑体" w:eastAsia="黑体"/>
      <w:b/>
      <w:bCs/>
      <w:color w:val="FF0000"/>
      <w:kern w:val="2"/>
      <w:sz w:val="32"/>
    </w:rPr>
  </w:style>
  <w:style w:type="character" w:customStyle="1" w:styleId="21">
    <w:name w:val="标题 2 Char"/>
    <w:basedOn w:val="17"/>
    <w:link w:val="3"/>
    <w:qFormat/>
    <w:uiPriority w:val="0"/>
    <w:rPr>
      <w:rFonts w:ascii="Arial" w:hAnsi="Arial" w:eastAsia="黑体"/>
      <w:b/>
      <w:bCs/>
      <w:kern w:val="2"/>
      <w:sz w:val="32"/>
      <w:szCs w:val="32"/>
    </w:rPr>
  </w:style>
  <w:style w:type="character" w:customStyle="1" w:styleId="22">
    <w:name w:val="标题 3 Char"/>
    <w:basedOn w:val="17"/>
    <w:link w:val="4"/>
    <w:qFormat/>
    <w:uiPriority w:val="0"/>
    <w:rPr>
      <w:b/>
      <w:bCs/>
      <w:kern w:val="2"/>
      <w:sz w:val="32"/>
      <w:szCs w:val="32"/>
    </w:rPr>
  </w:style>
  <w:style w:type="character" w:customStyle="1" w:styleId="23">
    <w:name w:val="标题 4 Char"/>
    <w:basedOn w:val="17"/>
    <w:link w:val="5"/>
    <w:qFormat/>
    <w:uiPriority w:val="0"/>
    <w:rPr>
      <w:rFonts w:ascii="Arial" w:hAnsi="Arial" w:eastAsia="黑体"/>
      <w:b/>
      <w:bCs/>
      <w:kern w:val="2"/>
      <w:sz w:val="28"/>
      <w:szCs w:val="28"/>
    </w:rPr>
  </w:style>
  <w:style w:type="character" w:customStyle="1" w:styleId="24">
    <w:name w:val="标题 5 Char"/>
    <w:basedOn w:val="17"/>
    <w:link w:val="6"/>
    <w:qFormat/>
    <w:uiPriority w:val="0"/>
    <w:rPr>
      <w:b/>
      <w:bCs/>
      <w:kern w:val="2"/>
      <w:sz w:val="28"/>
      <w:szCs w:val="28"/>
    </w:rPr>
  </w:style>
  <w:style w:type="character" w:customStyle="1" w:styleId="25">
    <w:name w:val="标题 6 Char"/>
    <w:basedOn w:val="17"/>
    <w:link w:val="7"/>
    <w:qFormat/>
    <w:uiPriority w:val="0"/>
    <w:rPr>
      <w:rFonts w:ascii="Arial" w:hAnsi="Arial" w:eastAsia="黑体"/>
      <w:b/>
      <w:bCs/>
      <w:kern w:val="2"/>
      <w:sz w:val="24"/>
      <w:szCs w:val="24"/>
    </w:rPr>
  </w:style>
  <w:style w:type="character" w:customStyle="1" w:styleId="26">
    <w:name w:val="标题 7 Char"/>
    <w:basedOn w:val="17"/>
    <w:link w:val="8"/>
    <w:qFormat/>
    <w:uiPriority w:val="0"/>
    <w:rPr>
      <w:b/>
      <w:bCs/>
      <w:kern w:val="2"/>
      <w:sz w:val="24"/>
      <w:szCs w:val="24"/>
    </w:rPr>
  </w:style>
  <w:style w:type="character" w:customStyle="1" w:styleId="27">
    <w:name w:val="标题 8 Char"/>
    <w:basedOn w:val="17"/>
    <w:link w:val="9"/>
    <w:qFormat/>
    <w:uiPriority w:val="0"/>
    <w:rPr>
      <w:rFonts w:ascii="Arial" w:hAnsi="Arial" w:eastAsia="黑体"/>
      <w:kern w:val="2"/>
      <w:sz w:val="24"/>
      <w:szCs w:val="24"/>
    </w:rPr>
  </w:style>
  <w:style w:type="character" w:customStyle="1" w:styleId="28">
    <w:name w:val="标题 9 Char"/>
    <w:basedOn w:val="17"/>
    <w:link w:val="10"/>
    <w:qFormat/>
    <w:uiPriority w:val="0"/>
    <w:rPr>
      <w:rFonts w:ascii="Arial" w:hAnsi="Arial" w:eastAsia="黑体"/>
      <w:kern w:val="2"/>
      <w:sz w:val="21"/>
      <w:szCs w:val="21"/>
    </w:rPr>
  </w:style>
  <w:style w:type="paragraph" w:styleId="29">
    <w:name w:val="List Paragraph"/>
    <w:basedOn w:val="1"/>
    <w:qFormat/>
    <w:uiPriority w:val="34"/>
    <w:pPr>
      <w:widowControl/>
      <w:ind w:firstLine="420" w:firstLineChars="200"/>
      <w:jc w:val="left"/>
    </w:pPr>
    <w:rPr>
      <w:rFonts w:ascii="宋体" w:hAnsi="宋体" w:cs="宋体"/>
      <w:kern w:val="0"/>
      <w:sz w:val="24"/>
      <w:szCs w:val="24"/>
    </w:rPr>
  </w:style>
  <w:style w:type="character" w:customStyle="1" w:styleId="30">
    <w:name w:val="页眉 Char"/>
    <w:basedOn w:val="17"/>
    <w:link w:val="14"/>
    <w:semiHidden/>
    <w:qFormat/>
    <w:uiPriority w:val="99"/>
    <w:rPr>
      <w:kern w:val="2"/>
      <w:sz w:val="18"/>
      <w:szCs w:val="18"/>
    </w:rPr>
  </w:style>
  <w:style w:type="character" w:customStyle="1" w:styleId="31">
    <w:name w:val="页脚 Char"/>
    <w:basedOn w:val="17"/>
    <w:link w:val="13"/>
    <w:semiHidden/>
    <w:qFormat/>
    <w:uiPriority w:val="99"/>
    <w:rPr>
      <w:kern w:val="2"/>
      <w:sz w:val="18"/>
      <w:szCs w:val="18"/>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 </Company>
  <Pages>1</Pages>
  <Words>21</Words>
  <Characters>124</Characters>
  <Lines>1</Lines>
  <Paragraphs>1</Paragraphs>
  <TotalTime>2</TotalTime>
  <ScaleCrop>false</ScaleCrop>
  <LinksUpToDate>false</LinksUpToDate>
  <CharactersWithSpaces>144</CharactersWithSpaces>
  <Application>WPS Office_11.3.0.9228_F1E327BC-269C-435d-A152-05C5408002CA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2016-10-09T02:26:00Z</dcterms:created>
  <dc:creator>JSZX</dc:creator>
  <cp:lastModifiedBy>Jack</cp:lastModifiedBy>
  <dcterms:modified xsi:type="dcterms:W3CDTF">2020-06-12T16:32:48Z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2052-11.3.0.9228</vt:lpwstr>
  </property>
</Properties>
</file>